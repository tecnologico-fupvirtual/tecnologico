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A433FA" w:rsidRPr="000D7ED5" w:rsidRDefault="00581A7A" w:rsidP="000D7ED5">
      <w:pPr>
        <w:pStyle w:val="Sinespaciado"/>
        <w:rPr>
          <w:sz w:val="4"/>
        </w:rPr>
      </w:pPr>
      <w:r w:rsidRPr="000D7ED5">
        <w:rPr>
          <w:rFonts w:cs="Calibri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D8CDB5" wp14:editId="0D58A1A7">
                <wp:simplePos x="0" y="0"/>
                <wp:positionH relativeFrom="page">
                  <wp:posOffset>5829300</wp:posOffset>
                </wp:positionH>
                <wp:positionV relativeFrom="paragraph">
                  <wp:posOffset>159385</wp:posOffset>
                </wp:positionV>
                <wp:extent cx="1360805" cy="1400175"/>
                <wp:effectExtent l="0" t="0" r="10795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805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ED5" w:rsidRPr="00581A7A" w:rsidRDefault="000D7ED5" w:rsidP="000D7ED5">
                            <w:pPr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581A7A">
                              <w:rPr>
                                <w:b/>
                                <w:lang w:val="es-CO"/>
                              </w:rPr>
                              <w:t>FOTOGRAFÍA</w:t>
                            </w:r>
                          </w:p>
                          <w:p w:rsidR="000D7ED5" w:rsidRPr="00211A55" w:rsidRDefault="000D7ED5" w:rsidP="000D7ED5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8CDB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59pt;margin-top:12.55pt;width:107.15pt;height:11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">
                <v:textbox>
                  <w:txbxContent>
                    <w:p w:rsidR="000D7ED5" w:rsidRPr="00581A7A" w:rsidRDefault="000D7ED5" w:rsidP="000D7ED5">
                      <w:pPr>
                        <w:jc w:val="center"/>
                        <w:rPr>
                          <w:b/>
                          <w:lang w:val="es-CO"/>
                        </w:rPr>
                      </w:pPr>
                      <w:r w:rsidRPr="00581A7A">
                        <w:rPr>
                          <w:b/>
                          <w:lang w:val="es-CO"/>
                        </w:rPr>
                        <w:t>FOTOGRAFÍA</w:t>
                      </w:r>
                    </w:p>
                    <w:p w:rsidR="000D7ED5" w:rsidRPr="00211A55" w:rsidRDefault="000D7ED5" w:rsidP="000D7ED5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207"/>
        <w:tblW w:w="9924" w:type="dxa"/>
        <w:tblLayout w:type="fixed"/>
        <w:tblLook w:val="04A0" w:firstRow="1" w:lastRow="0" w:firstColumn="1" w:lastColumn="0" w:noHBand="0" w:noVBand="1"/>
      </w:tblPr>
      <w:tblGrid>
        <w:gridCol w:w="2122"/>
        <w:gridCol w:w="1059"/>
        <w:gridCol w:w="1073"/>
        <w:gridCol w:w="419"/>
        <w:gridCol w:w="148"/>
        <w:gridCol w:w="277"/>
        <w:gridCol w:w="2127"/>
        <w:gridCol w:w="431"/>
        <w:gridCol w:w="2268"/>
      </w:tblGrid>
      <w:tr w:rsidR="000D7ED5" w:rsidRPr="000D7ED5" w:rsidTr="006F3E00">
        <w:trPr>
          <w:gridAfter w:val="1"/>
          <w:wAfter w:w="2268" w:type="dxa"/>
          <w:trHeight w:val="340"/>
        </w:trPr>
        <w:tc>
          <w:tcPr>
            <w:tcW w:w="7656" w:type="dxa"/>
            <w:gridSpan w:val="8"/>
            <w:shd w:val="clear" w:color="auto" w:fill="005790"/>
            <w:vAlign w:val="center"/>
          </w:tcPr>
          <w:p w:rsidR="000D7ED5" w:rsidRPr="000D7ED5" w:rsidRDefault="000D7ED5" w:rsidP="006F3E00">
            <w:pPr>
              <w:rPr>
                <w:rFonts w:asciiTheme="minorHAnsi" w:hAnsiTheme="minorHAnsi" w:cstheme="minorHAnsi"/>
                <w:color w:val="FFFFFF" w:themeColor="background1"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color w:val="FFFFFF" w:themeColor="background1"/>
                <w:lang w:val="es-CO"/>
              </w:rPr>
              <w:t>DATOS PERSONALES</w:t>
            </w:r>
          </w:p>
        </w:tc>
      </w:tr>
      <w:tr w:rsidR="000D7ED5" w:rsidRPr="000D7ED5" w:rsidTr="006F3E00">
        <w:trPr>
          <w:gridAfter w:val="1"/>
          <w:wAfter w:w="2268" w:type="dxa"/>
          <w:trHeight w:val="624"/>
        </w:trPr>
        <w:tc>
          <w:tcPr>
            <w:tcW w:w="4254" w:type="dxa"/>
            <w:gridSpan w:val="3"/>
          </w:tcPr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APELLIDOS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1753158285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 </w:t>
            </w:r>
            <w:ins w:id="1" w:author="DIR CALIDAD" w:date="2021-07-22T10:14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1753158285"/>
            <w:del w:id="2" w:author="DIR CALIDAD" w:date="2021-07-22T10:13:00Z">
              <w:r w:rsidRPr="000D7ED5" w:rsidDel="00801391">
                <w:rPr>
                  <w:rFonts w:asciiTheme="minorHAnsi" w:hAnsiTheme="minorHAnsi" w:cstheme="minorHAnsi"/>
                  <w:b/>
                  <w:lang w:val="es-CO"/>
                </w:rPr>
                <w:delText xml:space="preserve"> </w:delText>
              </w:r>
            </w:del>
          </w:p>
        </w:tc>
        <w:tc>
          <w:tcPr>
            <w:tcW w:w="3402" w:type="dxa"/>
            <w:gridSpan w:val="5"/>
          </w:tcPr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NOMBRES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685713471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</w:t>
            </w:r>
            <w:r w:rsidR="00581A7A">
              <w:rPr>
                <w:rFonts w:asciiTheme="minorHAnsi" w:hAnsiTheme="minorHAnsi" w:cstheme="minorHAnsi"/>
                <w:b/>
                <w:lang w:val="es-CO"/>
              </w:rPr>
              <w:t xml:space="preserve"> </w:t>
            </w:r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</w:t>
            </w:r>
            <w:ins w:id="3" w:author="DIR CALIDAD" w:date="2021-07-22T10:15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685713471"/>
          </w:p>
        </w:tc>
      </w:tr>
      <w:tr w:rsidR="000D7ED5" w:rsidRPr="000D7ED5" w:rsidTr="00581A7A">
        <w:trPr>
          <w:gridAfter w:val="1"/>
          <w:wAfter w:w="2268" w:type="dxa"/>
          <w:trHeight w:val="624"/>
        </w:trPr>
        <w:tc>
          <w:tcPr>
            <w:tcW w:w="4254" w:type="dxa"/>
            <w:gridSpan w:val="3"/>
          </w:tcPr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No. CÉDULA Y LUGAR DE EXPEDICIÓN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lang w:val="es-CO"/>
              </w:rPr>
            </w:pPr>
            <w:permStart w:id="816656417" w:edGrp="everyone"/>
            <w:r w:rsidRPr="000D7ED5">
              <w:rPr>
                <w:rFonts w:asciiTheme="minorHAnsi" w:hAnsiTheme="minorHAnsi" w:cstheme="minorHAnsi"/>
                <w:lang w:val="es-CO"/>
              </w:rPr>
              <w:t xml:space="preserve">   </w:t>
            </w:r>
            <w:ins w:id="4" w:author="DIR CALIDAD" w:date="2021-07-22T10:15:00Z">
              <w:r w:rsidRPr="000D7ED5">
                <w:rPr>
                  <w:rFonts w:asciiTheme="minorHAnsi" w:hAnsiTheme="minorHAnsi" w:cstheme="minorHAnsi"/>
                  <w:lang w:val="es-CO"/>
                </w:rPr>
                <w:t xml:space="preserve"> </w:t>
              </w:r>
            </w:ins>
            <w:permEnd w:id="816656417"/>
          </w:p>
        </w:tc>
        <w:tc>
          <w:tcPr>
            <w:tcW w:w="3402" w:type="dxa"/>
            <w:gridSpan w:val="5"/>
            <w:vAlign w:val="center"/>
          </w:tcPr>
          <w:p w:rsidR="000D7ED5" w:rsidRPr="00581A7A" w:rsidRDefault="000D7ED5" w:rsidP="00581A7A">
            <w:pPr>
              <w:pStyle w:val="Sinespaciado"/>
              <w:jc w:val="center"/>
              <w:rPr>
                <w:b/>
                <w:color w:val="BFBFBF" w:themeColor="background1" w:themeShade="BF"/>
              </w:rPr>
            </w:pPr>
            <w:r w:rsidRPr="00581A7A">
              <w:rPr>
                <w:b/>
              </w:rPr>
              <w:t>FECHA DE NACIMIENTO</w:t>
            </w:r>
          </w:p>
          <w:p w:rsidR="000D7ED5" w:rsidRPr="000D7ED5" w:rsidRDefault="000D7ED5" w:rsidP="00581A7A">
            <w:pPr>
              <w:pStyle w:val="Sinespaciado"/>
              <w:jc w:val="center"/>
            </w:pPr>
            <w:permStart w:id="1821907411" w:edGrp="everyone"/>
            <w:r w:rsidRPr="000D7ED5">
              <w:rPr>
                <w:color w:val="BFBFBF" w:themeColor="background1" w:themeShade="BF"/>
              </w:rPr>
              <w:t>día  /  mes  /  año</w:t>
            </w:r>
            <w:permEnd w:id="1821907411"/>
          </w:p>
        </w:tc>
      </w:tr>
      <w:tr w:rsidR="000D7ED5" w:rsidRPr="000D7ED5" w:rsidTr="006F3E00">
        <w:trPr>
          <w:gridAfter w:val="1"/>
          <w:wAfter w:w="2268" w:type="dxa"/>
          <w:trHeight w:val="624"/>
        </w:trPr>
        <w:tc>
          <w:tcPr>
            <w:tcW w:w="2122" w:type="dxa"/>
          </w:tcPr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GÉNERO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M </w:t>
            </w:r>
            <w:permStart w:id="555376983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>___</w:t>
            </w:r>
            <w:permEnd w:id="555376983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 F </w:t>
            </w:r>
            <w:permStart w:id="277815488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>___</w:t>
            </w:r>
            <w:permEnd w:id="277815488"/>
          </w:p>
        </w:tc>
        <w:tc>
          <w:tcPr>
            <w:tcW w:w="2699" w:type="dxa"/>
            <w:gridSpan w:val="4"/>
          </w:tcPr>
          <w:p w:rsidR="000D7ED5" w:rsidRPr="000D7ED5" w:rsidRDefault="000D7ED5" w:rsidP="006F3E00">
            <w:pPr>
              <w:jc w:val="center"/>
              <w:rPr>
                <w:ins w:id="5" w:author="DIR CALIDAD" w:date="2021-07-22T10:15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EDAD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1031170343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</w:t>
            </w:r>
            <w:ins w:id="6" w:author="DIR CALIDAD" w:date="2021-07-22T10:17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1031170343"/>
          </w:p>
        </w:tc>
        <w:tc>
          <w:tcPr>
            <w:tcW w:w="2835" w:type="dxa"/>
            <w:gridSpan w:val="3"/>
          </w:tcPr>
          <w:p w:rsidR="000D7ED5" w:rsidRPr="000D7ED5" w:rsidRDefault="000D7ED5" w:rsidP="006F3E00">
            <w:pPr>
              <w:jc w:val="center"/>
              <w:rPr>
                <w:ins w:id="7" w:author="DIR CALIDAD" w:date="2021-07-22T10:15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ESTADO CIVIL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444212636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</w:t>
            </w:r>
            <w:ins w:id="8" w:author="DIR CALIDAD" w:date="2021-07-22T10:17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444212636"/>
          </w:p>
        </w:tc>
      </w:tr>
      <w:tr w:rsidR="000D7ED5" w:rsidRPr="000D7ED5" w:rsidTr="006F3E00">
        <w:trPr>
          <w:trHeight w:val="624"/>
        </w:trPr>
        <w:tc>
          <w:tcPr>
            <w:tcW w:w="9924" w:type="dxa"/>
            <w:gridSpan w:val="9"/>
          </w:tcPr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CIUDAD Y DIRECCIÓN (RESIDENCIA DE ORIGEN)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lang w:val="es-CO"/>
              </w:rPr>
            </w:pPr>
            <w:permStart w:id="2071684652" w:edGrp="everyone"/>
            <w:r w:rsidRPr="000D7ED5">
              <w:rPr>
                <w:rFonts w:asciiTheme="minorHAnsi" w:hAnsiTheme="minorHAnsi" w:cstheme="minorHAnsi"/>
                <w:lang w:val="es-CO"/>
              </w:rPr>
              <w:t xml:space="preserve">   </w:t>
            </w:r>
            <w:ins w:id="9" w:author="DIR CALIDAD" w:date="2021-07-22T10:16:00Z">
              <w:r w:rsidRPr="000D7ED5">
                <w:rPr>
                  <w:rFonts w:asciiTheme="minorHAnsi" w:hAnsiTheme="minorHAnsi" w:cstheme="minorHAnsi"/>
                  <w:lang w:val="es-CO"/>
                </w:rPr>
                <w:t xml:space="preserve"> </w:t>
              </w:r>
            </w:ins>
            <w:permEnd w:id="2071684652"/>
          </w:p>
        </w:tc>
      </w:tr>
      <w:tr w:rsidR="000D7ED5" w:rsidRPr="000D7ED5" w:rsidTr="006F3E00">
        <w:trPr>
          <w:trHeight w:val="624"/>
        </w:trPr>
        <w:tc>
          <w:tcPr>
            <w:tcW w:w="9924" w:type="dxa"/>
            <w:gridSpan w:val="9"/>
          </w:tcPr>
          <w:p w:rsidR="000D7ED5" w:rsidRPr="000D7ED5" w:rsidRDefault="000D7ED5" w:rsidP="006F3E00">
            <w:pPr>
              <w:jc w:val="center"/>
              <w:rPr>
                <w:ins w:id="10" w:author="DIR CALIDAD" w:date="2021-07-22T10:16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CIUDAD Y DIRECCIÓN (RESIDENCIA ACTUAL)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1537830044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 </w:t>
            </w:r>
            <w:ins w:id="11" w:author="DIR CALIDAD" w:date="2021-07-22T10:16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1537830044"/>
          </w:p>
        </w:tc>
      </w:tr>
      <w:tr w:rsidR="000D7ED5" w:rsidRPr="000D7ED5" w:rsidTr="006F3E00">
        <w:trPr>
          <w:trHeight w:val="624"/>
        </w:trPr>
        <w:tc>
          <w:tcPr>
            <w:tcW w:w="5098" w:type="dxa"/>
            <w:gridSpan w:val="6"/>
          </w:tcPr>
          <w:p w:rsidR="000D7ED5" w:rsidRPr="000D7ED5" w:rsidRDefault="000D7ED5" w:rsidP="006F3E00">
            <w:pPr>
              <w:jc w:val="center"/>
              <w:rPr>
                <w:ins w:id="12" w:author="DIR CALIDAD" w:date="2021-07-22T10:16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No. CELULAR y/o TELÉFONO FIJO</w:t>
            </w:r>
          </w:p>
          <w:p w:rsidR="000D7ED5" w:rsidRPr="000D7ED5" w:rsidRDefault="00581A7A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1298608970" w:edGrp="everyone"/>
            <w:r>
              <w:rPr>
                <w:rFonts w:asciiTheme="minorHAnsi" w:hAnsiTheme="minorHAnsi" w:cstheme="minorHAnsi"/>
                <w:b/>
                <w:lang w:val="es-CO"/>
              </w:rPr>
              <w:t xml:space="preserve">  </w:t>
            </w:r>
            <w:r w:rsidR="000D7ED5" w:rsidRPr="000D7ED5">
              <w:rPr>
                <w:rFonts w:asciiTheme="minorHAnsi" w:hAnsiTheme="minorHAnsi" w:cstheme="minorHAnsi"/>
                <w:b/>
                <w:lang w:val="es-CO"/>
              </w:rPr>
              <w:t xml:space="preserve"> </w:t>
            </w:r>
            <w:ins w:id="13" w:author="DIR CALIDAD" w:date="2021-07-22T10:16:00Z">
              <w:r w:rsidR="000D7ED5"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1298608970"/>
          </w:p>
        </w:tc>
        <w:tc>
          <w:tcPr>
            <w:tcW w:w="4826" w:type="dxa"/>
            <w:gridSpan w:val="3"/>
          </w:tcPr>
          <w:p w:rsidR="000D7ED5" w:rsidRPr="000D7ED5" w:rsidRDefault="000D7ED5" w:rsidP="006F3E00">
            <w:pPr>
              <w:jc w:val="center"/>
              <w:rPr>
                <w:ins w:id="14" w:author="DIR CALIDAD" w:date="2021-07-22T10:16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CORREO ELECTRÓNICO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686374856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</w:t>
            </w:r>
            <w:ins w:id="15" w:author="DIR CALIDAD" w:date="2021-07-22T10:16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686374856"/>
          </w:p>
        </w:tc>
      </w:tr>
      <w:tr w:rsidR="000D7ED5" w:rsidRPr="000D7ED5" w:rsidTr="006F3E00">
        <w:trPr>
          <w:trHeight w:val="340"/>
        </w:trPr>
        <w:tc>
          <w:tcPr>
            <w:tcW w:w="9924" w:type="dxa"/>
            <w:gridSpan w:val="9"/>
            <w:shd w:val="clear" w:color="auto" w:fill="005790"/>
            <w:vAlign w:val="center"/>
          </w:tcPr>
          <w:p w:rsidR="000D7ED5" w:rsidRPr="000D7ED5" w:rsidRDefault="000D7ED5" w:rsidP="006F3E00">
            <w:pPr>
              <w:rPr>
                <w:rFonts w:asciiTheme="minorHAnsi" w:hAnsiTheme="minorHAnsi" w:cstheme="minorHAnsi"/>
                <w:color w:val="FFFFFF" w:themeColor="background1"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color w:val="FFFFFF" w:themeColor="background1"/>
                <w:lang w:val="es-CO"/>
              </w:rPr>
              <w:t>DATOS ACADÉMICOS</w:t>
            </w:r>
          </w:p>
        </w:tc>
      </w:tr>
      <w:tr w:rsidR="000D7ED5" w:rsidRPr="000D7ED5" w:rsidTr="006F3E00">
        <w:trPr>
          <w:trHeight w:val="624"/>
        </w:trPr>
        <w:tc>
          <w:tcPr>
            <w:tcW w:w="4673" w:type="dxa"/>
            <w:gridSpan w:val="4"/>
          </w:tcPr>
          <w:p w:rsidR="000D7ED5" w:rsidRPr="000D7ED5" w:rsidRDefault="000D7ED5" w:rsidP="006F3E00">
            <w:pPr>
              <w:jc w:val="center"/>
              <w:rPr>
                <w:ins w:id="16" w:author="DIR CALIDAD" w:date="2021-07-22T10:16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PROGRAMA ACADÉMICO DEL QUE SE GRADUA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1285040625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</w:t>
            </w:r>
            <w:ins w:id="17" w:author="DIR CALIDAD" w:date="2021-07-22T10:16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ins w:id="18" w:author="DIR CALIDAD" w:date="2021-07-22T10:17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1285040625"/>
          </w:p>
        </w:tc>
        <w:tc>
          <w:tcPr>
            <w:tcW w:w="2552" w:type="dxa"/>
            <w:gridSpan w:val="3"/>
          </w:tcPr>
          <w:p w:rsidR="000D7ED5" w:rsidRPr="000D7ED5" w:rsidRDefault="000D7ED5" w:rsidP="006F3E00">
            <w:pPr>
              <w:jc w:val="center"/>
              <w:rPr>
                <w:ins w:id="19" w:author="DIR CALIDAD" w:date="2021-07-22T10:16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SEDE DEL PROGRAMA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900411686" w:edGrp="everyone"/>
            <w:ins w:id="20" w:author="DIR CALIDAD" w:date="2021-07-22T10:17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</w:t>
            </w:r>
            <w:ins w:id="21" w:author="DIR CALIDAD" w:date="2021-07-22T10:16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900411686"/>
          </w:p>
        </w:tc>
        <w:tc>
          <w:tcPr>
            <w:tcW w:w="2699" w:type="dxa"/>
            <w:gridSpan w:val="2"/>
          </w:tcPr>
          <w:p w:rsidR="000D7ED5" w:rsidRPr="000D7ED5" w:rsidRDefault="000D7ED5" w:rsidP="006F3E00">
            <w:pPr>
              <w:jc w:val="center"/>
              <w:rPr>
                <w:ins w:id="22" w:author="DIR CALIDAD" w:date="2021-07-22T10:16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CÓDIGO INSTITUCIONAL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1009782839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</w:t>
            </w:r>
            <w:ins w:id="23" w:author="DIR CALIDAD" w:date="2021-07-22T10:17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ins w:id="24" w:author="DIR CALIDAD" w:date="2021-07-22T10:16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1009782839"/>
          </w:p>
        </w:tc>
      </w:tr>
      <w:tr w:rsidR="000D7ED5" w:rsidRPr="000D7ED5" w:rsidTr="006F3E00">
        <w:trPr>
          <w:trHeight w:val="227"/>
        </w:trPr>
        <w:tc>
          <w:tcPr>
            <w:tcW w:w="3181" w:type="dxa"/>
            <w:gridSpan w:val="2"/>
          </w:tcPr>
          <w:p w:rsidR="000D7ED5" w:rsidRPr="000D7ED5" w:rsidRDefault="000D7ED5" w:rsidP="006F3E00">
            <w:pPr>
              <w:ind w:left="3159" w:hanging="3159"/>
              <w:jc w:val="center"/>
              <w:rPr>
                <w:ins w:id="25" w:author="DIR CALIDAD" w:date="2021-07-22T10:16:00Z"/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No. REGISTRO ICFES SABER PRO</w:t>
            </w:r>
          </w:p>
          <w:p w:rsidR="000D7ED5" w:rsidRPr="000D7ED5" w:rsidRDefault="000D7ED5" w:rsidP="006F3E00">
            <w:pPr>
              <w:ind w:left="3159" w:hanging="3159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permStart w:id="362885670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</w:t>
            </w:r>
            <w:ins w:id="26" w:author="DIR CALIDAD" w:date="2021-07-22T10:16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End w:id="362885670"/>
          </w:p>
        </w:tc>
        <w:tc>
          <w:tcPr>
            <w:tcW w:w="6743" w:type="dxa"/>
            <w:gridSpan w:val="7"/>
          </w:tcPr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INDIQUE TÍTULO PROFESIONAL QUE POSEE</w:t>
            </w:r>
          </w:p>
          <w:p w:rsidR="000D7ED5" w:rsidRPr="000D7ED5" w:rsidRDefault="000D7ED5" w:rsidP="006F3E00">
            <w:pPr>
              <w:jc w:val="center"/>
              <w:rPr>
                <w:rFonts w:asciiTheme="minorHAnsi" w:hAnsiTheme="minorHAnsi" w:cstheme="minorHAnsi"/>
                <w:color w:val="767171" w:themeColor="background2" w:themeShade="80"/>
                <w:lang w:val="es-CO"/>
              </w:rPr>
            </w:pPr>
            <w:permStart w:id="1380745123" w:edGrp="everyone"/>
            <w:r w:rsidRPr="000D7ED5">
              <w:rPr>
                <w:rFonts w:asciiTheme="minorHAnsi" w:hAnsiTheme="minorHAnsi" w:cstheme="minorHAnsi"/>
                <w:color w:val="767171" w:themeColor="background2" w:themeShade="80"/>
                <w:lang w:val="es-CO"/>
              </w:rPr>
              <w:t>(Casilla exclusiva para estudiantes de posgrado)</w:t>
            </w:r>
          </w:p>
          <w:permEnd w:id="1380745123"/>
          <w:p w:rsidR="000D7ED5" w:rsidRPr="000D7ED5" w:rsidRDefault="000D7ED5" w:rsidP="006F3E00">
            <w:pPr>
              <w:jc w:val="both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D7ED5" w:rsidRPr="000D7ED5" w:rsidTr="006F3E00">
        <w:trPr>
          <w:trHeight w:val="624"/>
        </w:trPr>
        <w:tc>
          <w:tcPr>
            <w:tcW w:w="3181" w:type="dxa"/>
            <w:gridSpan w:val="2"/>
          </w:tcPr>
          <w:p w:rsidR="000D7ED5" w:rsidRPr="00581A7A" w:rsidRDefault="000D7ED5" w:rsidP="00581A7A">
            <w:pPr>
              <w:pStyle w:val="Sinespaciado"/>
              <w:jc w:val="center"/>
              <w:rPr>
                <w:b/>
                <w:color w:val="BFBFBF" w:themeColor="background1" w:themeShade="BF"/>
              </w:rPr>
            </w:pPr>
            <w:r w:rsidRPr="00581A7A">
              <w:rPr>
                <w:b/>
              </w:rPr>
              <w:t>FECHA DE PRUEBA</w:t>
            </w:r>
          </w:p>
          <w:p w:rsidR="000D7ED5" w:rsidRPr="000D7ED5" w:rsidRDefault="000D7ED5" w:rsidP="00581A7A">
            <w:pPr>
              <w:pStyle w:val="Sinespaciado"/>
              <w:jc w:val="center"/>
            </w:pPr>
            <w:permStart w:id="977893912" w:edGrp="everyone"/>
            <w:r w:rsidRPr="000D7ED5">
              <w:rPr>
                <w:color w:val="BFBFBF" w:themeColor="background1" w:themeShade="BF"/>
              </w:rPr>
              <w:t>día  /  mes  /  año</w:t>
            </w:r>
            <w:permEnd w:id="977893912"/>
          </w:p>
        </w:tc>
        <w:tc>
          <w:tcPr>
            <w:tcW w:w="6743" w:type="dxa"/>
            <w:gridSpan w:val="7"/>
          </w:tcPr>
          <w:p w:rsidR="000D7ED5" w:rsidRPr="00581A7A" w:rsidRDefault="000D7ED5" w:rsidP="00581A7A">
            <w:pPr>
              <w:pStyle w:val="Sinespaciado"/>
              <w:jc w:val="center"/>
              <w:rPr>
                <w:b/>
                <w:color w:val="BFBFBF" w:themeColor="background1" w:themeShade="BF"/>
              </w:rPr>
            </w:pPr>
            <w:r w:rsidRPr="00581A7A">
              <w:rPr>
                <w:b/>
              </w:rPr>
              <w:t>FECHA DE EXPEDICIÓN DE TÍTULO</w:t>
            </w:r>
          </w:p>
          <w:p w:rsidR="000D7ED5" w:rsidRPr="000D7ED5" w:rsidRDefault="000D7ED5" w:rsidP="00581A7A">
            <w:pPr>
              <w:pStyle w:val="Sinespaciado"/>
              <w:jc w:val="center"/>
            </w:pPr>
            <w:permStart w:id="1992637303" w:edGrp="everyone"/>
            <w:r w:rsidRPr="000D7ED5">
              <w:rPr>
                <w:color w:val="BFBFBF" w:themeColor="background1" w:themeShade="BF"/>
              </w:rPr>
              <w:t>día  /  mes  /  año</w:t>
            </w:r>
            <w:permEnd w:id="1992637303"/>
          </w:p>
        </w:tc>
      </w:tr>
      <w:tr w:rsidR="000D7ED5" w:rsidRPr="000D7ED5" w:rsidTr="006F3E00">
        <w:trPr>
          <w:trHeight w:val="340"/>
        </w:trPr>
        <w:tc>
          <w:tcPr>
            <w:tcW w:w="9924" w:type="dxa"/>
            <w:gridSpan w:val="9"/>
            <w:shd w:val="clear" w:color="auto" w:fill="005790"/>
            <w:vAlign w:val="center"/>
          </w:tcPr>
          <w:p w:rsidR="000D7ED5" w:rsidRPr="000D7ED5" w:rsidRDefault="000D7ED5" w:rsidP="006F3E00">
            <w:pPr>
              <w:rPr>
                <w:rFonts w:asciiTheme="minorHAnsi" w:hAnsiTheme="minorHAnsi" w:cstheme="minorHAnsi"/>
                <w:b/>
                <w:color w:val="FFFFFF" w:themeColor="background1"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color w:val="FFFFFF" w:themeColor="background1"/>
                <w:lang w:val="es-CO"/>
              </w:rPr>
              <w:t>DATOS LABORALES</w:t>
            </w:r>
          </w:p>
        </w:tc>
      </w:tr>
      <w:tr w:rsidR="000D7ED5" w:rsidRPr="000D7ED5" w:rsidTr="006F3E00">
        <w:trPr>
          <w:trHeight w:val="850"/>
        </w:trPr>
        <w:tc>
          <w:tcPr>
            <w:tcW w:w="9924" w:type="dxa"/>
            <w:gridSpan w:val="9"/>
          </w:tcPr>
          <w:p w:rsidR="000D7ED5" w:rsidRPr="000D7ED5" w:rsidRDefault="000D7ED5" w:rsidP="006F3E00">
            <w:pPr>
              <w:rPr>
                <w:rFonts w:asciiTheme="minorHAnsi" w:hAnsiTheme="minorHAnsi" w:cstheme="minorHAnsi"/>
                <w:lang w:val="es-CO"/>
              </w:rPr>
            </w:pPr>
          </w:p>
          <w:p w:rsidR="000D7ED5" w:rsidRPr="000D7ED5" w:rsidRDefault="000D7ED5" w:rsidP="006F3E00">
            <w:pPr>
              <w:rPr>
                <w:rFonts w:asciiTheme="minorHAnsi" w:hAnsiTheme="minorHAnsi" w:cstheme="minorHAnsi"/>
                <w:b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>¿ACTUALMENTE LABORA?     SI</w:t>
            </w:r>
            <w:ins w:id="27" w:author="DIR CALIDAD" w:date="2021-07-22T10:18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permStart w:id="494216578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>___</w:t>
            </w:r>
            <w:permEnd w:id="494216578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  NO</w:t>
            </w:r>
            <w:permStart w:id="1575439714" w:edGrp="everyone"/>
            <w:ins w:id="28" w:author="DIR CALIDAD" w:date="2021-07-22T10:18:00Z">
              <w:r w:rsidRPr="000D7ED5">
                <w:rPr>
                  <w:rFonts w:asciiTheme="minorHAnsi" w:hAnsiTheme="minorHAnsi" w:cstheme="minorHAnsi"/>
                  <w:b/>
                  <w:lang w:val="es-CO"/>
                </w:rPr>
                <w:t xml:space="preserve"> </w:t>
              </w:r>
            </w:ins>
            <w:r w:rsidRPr="000D7ED5">
              <w:rPr>
                <w:rFonts w:asciiTheme="minorHAnsi" w:hAnsiTheme="minorHAnsi" w:cstheme="minorHAnsi"/>
                <w:b/>
                <w:lang w:val="es-CO"/>
              </w:rPr>
              <w:t>___</w:t>
            </w:r>
            <w:permEnd w:id="1575439714"/>
          </w:p>
          <w:p w:rsidR="000D7ED5" w:rsidRPr="000D7ED5" w:rsidRDefault="000D7ED5" w:rsidP="006F3E00">
            <w:pPr>
              <w:spacing w:line="360" w:lineRule="auto"/>
              <w:rPr>
                <w:rFonts w:asciiTheme="minorHAnsi" w:hAnsiTheme="minorHAnsi" w:cstheme="minorHAnsi"/>
                <w:b/>
                <w:lang w:val="es-CO"/>
              </w:rPr>
            </w:pPr>
          </w:p>
          <w:p w:rsidR="000D7ED5" w:rsidRPr="000D7ED5" w:rsidRDefault="000D7ED5" w:rsidP="006F3E00">
            <w:pPr>
              <w:rPr>
                <w:rFonts w:asciiTheme="minorHAnsi" w:hAnsiTheme="minorHAnsi" w:cstheme="minorHAnsi"/>
                <w:lang w:val="es-CO"/>
              </w:rPr>
            </w:pPr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LUGAR </w:t>
            </w:r>
            <w:permStart w:id="110378271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>________________________________</w:t>
            </w:r>
            <w:permEnd w:id="110378271"/>
            <w:r w:rsidRPr="000D7ED5">
              <w:rPr>
                <w:rFonts w:asciiTheme="minorHAnsi" w:hAnsiTheme="minorHAnsi" w:cstheme="minorHAnsi"/>
                <w:b/>
                <w:lang w:val="es-CO"/>
              </w:rPr>
              <w:t xml:space="preserve">           CARGO </w:t>
            </w:r>
            <w:permStart w:id="1180242092" w:edGrp="everyone"/>
            <w:r w:rsidRPr="000D7ED5">
              <w:rPr>
                <w:rFonts w:asciiTheme="minorHAnsi" w:hAnsiTheme="minorHAnsi" w:cstheme="minorHAnsi"/>
                <w:b/>
                <w:lang w:val="es-CO"/>
              </w:rPr>
              <w:t>__________________________________</w:t>
            </w:r>
            <w:permEnd w:id="1180242092"/>
          </w:p>
          <w:p w:rsidR="000D7ED5" w:rsidRPr="000D7ED5" w:rsidRDefault="000D7ED5" w:rsidP="006F3E00">
            <w:pPr>
              <w:rPr>
                <w:rFonts w:asciiTheme="minorHAnsi" w:hAnsiTheme="minorHAnsi" w:cstheme="minorHAnsi"/>
                <w:lang w:val="es-CO"/>
              </w:rPr>
            </w:pPr>
          </w:p>
        </w:tc>
      </w:tr>
    </w:tbl>
    <w:p w:rsidR="000D7ED5" w:rsidRPr="000D7ED5" w:rsidRDefault="000D7ED5" w:rsidP="000D7ED5">
      <w:pPr>
        <w:jc w:val="both"/>
        <w:rPr>
          <w:rFonts w:cs="Calibri"/>
          <w:lang w:val="es-CO"/>
        </w:rPr>
      </w:pPr>
      <w:r w:rsidRPr="000D7ED5">
        <w:rPr>
          <w:rFonts w:cs="Calibri"/>
          <w:noProof/>
          <w:lang w:val="es-CO" w:eastAsia="es-CO"/>
        </w:rPr>
        <w:t xml:space="preserve"> </w:t>
      </w:r>
    </w:p>
    <w:p w:rsidR="000D7ED5" w:rsidRDefault="000D7ED5" w:rsidP="000D7ED5">
      <w:pPr>
        <w:jc w:val="both"/>
        <w:rPr>
          <w:rFonts w:cs="Calibri"/>
          <w:lang w:val="es-CO"/>
        </w:rPr>
      </w:pPr>
      <w:r w:rsidRPr="000D7ED5">
        <w:rPr>
          <w:rFonts w:cs="Calibri"/>
          <w:lang w:val="es-CO"/>
        </w:rPr>
        <w:t>Manifiesto que la información proporcionada es verdadera, completa, corre</w:t>
      </w:r>
      <w:r>
        <w:rPr>
          <w:rFonts w:cs="Calibri"/>
          <w:lang w:val="es-CO"/>
        </w:rPr>
        <w:t>cta y de mi entero conocimiento.</w:t>
      </w:r>
    </w:p>
    <w:p w:rsidR="000D7ED5" w:rsidRDefault="000D7ED5" w:rsidP="000D7ED5">
      <w:pPr>
        <w:jc w:val="both"/>
        <w:rPr>
          <w:rFonts w:cs="Calibri"/>
          <w:lang w:val="es-CO"/>
        </w:rPr>
      </w:pPr>
    </w:p>
    <w:p w:rsidR="000D7ED5" w:rsidRPr="000D7ED5" w:rsidRDefault="000D7ED5" w:rsidP="000D7ED5">
      <w:pPr>
        <w:jc w:val="both"/>
        <w:rPr>
          <w:rFonts w:cs="Calibri"/>
          <w:lang w:val="es-CO"/>
        </w:rPr>
      </w:pPr>
    </w:p>
    <w:p w:rsidR="000D7ED5" w:rsidRPr="000D7ED5" w:rsidRDefault="000D7ED5" w:rsidP="000D7ED5">
      <w:pPr>
        <w:jc w:val="center"/>
        <w:rPr>
          <w:rFonts w:cs="Calibri"/>
          <w:lang w:val="es-CO"/>
        </w:rPr>
      </w:pPr>
      <w:r w:rsidRPr="000D7ED5">
        <w:rPr>
          <w:rFonts w:cs="Calibri"/>
          <w:lang w:val="es-CO"/>
        </w:rPr>
        <w:t>________________________________________________</w:t>
      </w:r>
    </w:p>
    <w:p w:rsidR="000D7ED5" w:rsidRPr="000D7ED5" w:rsidRDefault="000D7ED5" w:rsidP="000D7ED5">
      <w:pPr>
        <w:jc w:val="center"/>
        <w:rPr>
          <w:rFonts w:cs="Calibri"/>
          <w:b/>
          <w:lang w:val="es-CO"/>
        </w:rPr>
      </w:pPr>
      <w:r w:rsidRPr="000D7ED5">
        <w:rPr>
          <w:rFonts w:cs="Calibri"/>
          <w:b/>
          <w:lang w:val="es-CO"/>
        </w:rPr>
        <w:t>FIRMA ESTUDIANTE</w:t>
      </w:r>
    </w:p>
    <w:p w:rsidR="0098100E" w:rsidRPr="000D7ED5" w:rsidRDefault="0098100E" w:rsidP="0098100E">
      <w:pPr>
        <w:tabs>
          <w:tab w:val="left" w:pos="1605"/>
        </w:tabs>
        <w:rPr>
          <w:rFonts w:ascii="Arial" w:hAnsi="Arial" w:cs="Arial"/>
          <w:sz w:val="2"/>
          <w:lang w:val="es-CO"/>
        </w:rPr>
      </w:pPr>
    </w:p>
    <w:sectPr w:rsidR="0098100E" w:rsidRPr="000D7ED5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7131" w:rsidRDefault="00307131" w:rsidP="00AB221B">
      <w:pPr>
        <w:spacing w:after="0" w:line="240" w:lineRule="auto"/>
      </w:pPr>
      <w:r>
        <w:separator/>
      </w:r>
    </w:p>
  </w:endnote>
  <w:endnote w:type="continuationSeparator" w:id="0">
    <w:p w:rsidR="00307131" w:rsidRDefault="00307131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307131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832B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832B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7131" w:rsidRDefault="00307131" w:rsidP="00AB221B">
      <w:pPr>
        <w:spacing w:after="0" w:line="240" w:lineRule="auto"/>
      </w:pPr>
      <w:r>
        <w:separator/>
      </w:r>
    </w:p>
  </w:footnote>
  <w:footnote w:type="continuationSeparator" w:id="0">
    <w:p w:rsidR="00307131" w:rsidRDefault="00307131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0D7ED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0D7ED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ACTUALIZACIÓN DE DATOS PERSONALES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D7ED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0D7ED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F832B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Mayo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7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8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9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0D7ED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</w:t>
                      </w:r>
                    </w:p>
                  </w:txbxContent>
                </v:textbox>
              </v:shape>
              <v:shape id="CuadroTexto 4" o:spid="_x0000_s1030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0D7ED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ACTUALIZACIÓN DE DATOS PERSONALES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1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2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D7ED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FO-GL-004</w:t>
                      </w:r>
                    </w:p>
                  </w:txbxContent>
                </v:textbox>
              </v:shape>
              <v:shape id="CuadroTexto 7" o:spid="_x0000_s1033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0D7ED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08</w:t>
                      </w:r>
                    </w:p>
                  </w:txbxContent>
                </v:textbox>
              </v:shape>
              <v:shape id="CuadroTexto 8" o:spid="_x0000_s1034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F832B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Mayo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R CALIDAD">
    <w15:presenceInfo w15:providerId="None" w15:userId="DIR CALID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7ED5"/>
    <w:rsid w:val="000E4C46"/>
    <w:rsid w:val="000F1BE6"/>
    <w:rsid w:val="000F5891"/>
    <w:rsid w:val="001B23A0"/>
    <w:rsid w:val="001C0D42"/>
    <w:rsid w:val="001D4165"/>
    <w:rsid w:val="00200D82"/>
    <w:rsid w:val="00223C78"/>
    <w:rsid w:val="00236369"/>
    <w:rsid w:val="00297440"/>
    <w:rsid w:val="00305AD7"/>
    <w:rsid w:val="00307131"/>
    <w:rsid w:val="003803FA"/>
    <w:rsid w:val="00464A42"/>
    <w:rsid w:val="004C79B6"/>
    <w:rsid w:val="00540329"/>
    <w:rsid w:val="00581A7A"/>
    <w:rsid w:val="00590572"/>
    <w:rsid w:val="005C3872"/>
    <w:rsid w:val="005C6558"/>
    <w:rsid w:val="005F7196"/>
    <w:rsid w:val="00687B75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30181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832BE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87E38B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ED5"/>
    <w:rPr>
      <w:rFonts w:ascii="Calibri" w:eastAsia="Calibri" w:hAnsi="Calibri"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4496F-3F7C-4556-9078-6AAA5E754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149</Words>
  <Characters>825</Characters>
  <Application>Microsoft Office Word</Application>
  <DocSecurity>8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18</cp:revision>
  <cp:lastPrinted>2022-05-04T18:17:00Z</cp:lastPrinted>
  <dcterms:created xsi:type="dcterms:W3CDTF">2022-01-21T21:50:00Z</dcterms:created>
  <dcterms:modified xsi:type="dcterms:W3CDTF">2023-04-27T19:53:00Z</dcterms:modified>
</cp:coreProperties>
</file>